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0DF4B" w14:textId="77777777" w:rsidR="00FC11A6" w:rsidRDefault="00000000">
      <w:r>
        <w:rPr>
          <w:noProof/>
        </w:rPr>
        <w:drawing>
          <wp:inline distT="114300" distB="114300" distL="114300" distR="114300" wp14:anchorId="0BB8D581" wp14:editId="4CE37481">
            <wp:extent cx="2609850" cy="2690153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6901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43113E" w14:textId="77777777" w:rsidR="00FC11A6" w:rsidRDefault="00000000">
      <w:r>
        <w:t>Add ForgotPassword and remember password</w:t>
      </w:r>
    </w:p>
    <w:p w14:paraId="6FF95EEC" w14:textId="77777777" w:rsidR="00FC11A6" w:rsidRDefault="00FC11A6"/>
    <w:p w14:paraId="4CBB770C" w14:textId="77777777" w:rsidR="00FC11A6" w:rsidRDefault="00000000">
      <w:r>
        <w:rPr>
          <w:noProof/>
        </w:rPr>
        <w:drawing>
          <wp:inline distT="114300" distB="114300" distL="114300" distR="114300" wp14:anchorId="4CF94D02" wp14:editId="130C1EE5">
            <wp:extent cx="3886322" cy="1767574"/>
            <wp:effectExtent l="0" t="0" r="0" b="0"/>
            <wp:docPr id="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322" cy="17675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D2F62E" w14:textId="77777777" w:rsidR="00FC11A6" w:rsidRDefault="00000000">
      <w:r>
        <w:t>Remember last  inputs even after refreshed</w:t>
      </w:r>
    </w:p>
    <w:p w14:paraId="0E3B0EFE" w14:textId="77777777" w:rsidR="00FC11A6" w:rsidRDefault="00FC11A6"/>
    <w:p w14:paraId="0ABAD64E" w14:textId="77777777" w:rsidR="00FC11A6" w:rsidRDefault="00000000">
      <w:r>
        <w:rPr>
          <w:noProof/>
        </w:rPr>
        <w:drawing>
          <wp:inline distT="114300" distB="114300" distL="114300" distR="114300" wp14:anchorId="5309F083" wp14:editId="3F5CA9B5">
            <wp:extent cx="1609725" cy="8001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C325F" w14:textId="77777777" w:rsidR="00FC11A6" w:rsidRDefault="00000000">
      <w:r>
        <w:t>Add hover</w:t>
      </w:r>
    </w:p>
    <w:p w14:paraId="1AE53DA8" w14:textId="77777777" w:rsidR="00FC11A6" w:rsidRDefault="00000000">
      <w:r>
        <w:rPr>
          <w:noProof/>
        </w:rPr>
        <w:drawing>
          <wp:inline distT="114300" distB="114300" distL="114300" distR="114300" wp14:anchorId="60E74F9B" wp14:editId="24E5D8C2">
            <wp:extent cx="5943600" cy="57150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B1305" w14:textId="77777777" w:rsidR="00FC11A6" w:rsidRDefault="00000000">
      <w:r>
        <w:t>Add signs for new messages</w:t>
      </w:r>
    </w:p>
    <w:p w14:paraId="7795A179" w14:textId="77777777" w:rsidR="00FC11A6" w:rsidRDefault="00FC11A6"/>
    <w:p w14:paraId="4260860F" w14:textId="77777777" w:rsidR="00FC11A6" w:rsidRDefault="00000000">
      <w:r>
        <w:rPr>
          <w:noProof/>
        </w:rPr>
        <w:lastRenderedPageBreak/>
        <w:drawing>
          <wp:inline distT="114300" distB="114300" distL="114300" distR="114300" wp14:anchorId="20B95016" wp14:editId="00422C05">
            <wp:extent cx="5943600" cy="2057400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3C4E5" w14:textId="77777777" w:rsidR="00FC11A6" w:rsidRDefault="00000000">
      <w:r>
        <w:t>ADMIN DASHBOARD: Remove new users, wider total staff</w:t>
      </w:r>
    </w:p>
    <w:p w14:paraId="07A537B2" w14:textId="77777777" w:rsidR="00FC11A6" w:rsidRDefault="00FC11A6"/>
    <w:p w14:paraId="68566B79" w14:textId="77777777" w:rsidR="00FC11A6" w:rsidRDefault="00000000">
      <w:r>
        <w:rPr>
          <w:noProof/>
        </w:rPr>
        <w:drawing>
          <wp:inline distT="114300" distB="114300" distL="114300" distR="114300" wp14:anchorId="059F6EFF" wp14:editId="5071E270">
            <wp:extent cx="5943600" cy="6096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5E98E" w14:textId="77777777" w:rsidR="00FC11A6" w:rsidRDefault="00000000">
      <w:r>
        <w:t>Remove hover</w:t>
      </w:r>
    </w:p>
    <w:p w14:paraId="1EBDDC4E" w14:textId="77777777" w:rsidR="00FC11A6" w:rsidRDefault="00FC11A6"/>
    <w:p w14:paraId="74B96F81" w14:textId="77777777" w:rsidR="00FC11A6" w:rsidRDefault="00000000">
      <w:r>
        <w:rPr>
          <w:noProof/>
        </w:rPr>
        <w:drawing>
          <wp:inline distT="114300" distB="114300" distL="114300" distR="114300" wp14:anchorId="3C08B492" wp14:editId="35041C7B">
            <wp:extent cx="2286000" cy="2281306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1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79988" w14:textId="77777777" w:rsidR="00FC11A6" w:rsidRDefault="00000000">
      <w:r>
        <w:t>Remove admin access to change dental chart</w:t>
      </w:r>
    </w:p>
    <w:p w14:paraId="1DC9BF04" w14:textId="77777777" w:rsidR="00FC11A6" w:rsidRDefault="00FC11A6"/>
    <w:p w14:paraId="5FB1B04D" w14:textId="77777777" w:rsidR="00FC11A6" w:rsidRDefault="00FC11A6"/>
    <w:p w14:paraId="3EC56E7D" w14:textId="77777777" w:rsidR="00FC11A6" w:rsidRDefault="00FC11A6"/>
    <w:p w14:paraId="372C7632" w14:textId="77777777" w:rsidR="00FC11A6" w:rsidRDefault="00FC11A6"/>
    <w:p w14:paraId="3FBF2C43" w14:textId="77777777" w:rsidR="00FC11A6" w:rsidRDefault="00FC11A6"/>
    <w:p w14:paraId="2411E6D9" w14:textId="77777777" w:rsidR="00FC11A6" w:rsidRDefault="00FC11A6"/>
    <w:p w14:paraId="5DD1EADF" w14:textId="77777777" w:rsidR="00FC11A6" w:rsidRDefault="00FC11A6"/>
    <w:p w14:paraId="592C5742" w14:textId="77777777" w:rsidR="00FC11A6" w:rsidRDefault="00FC11A6"/>
    <w:p w14:paraId="151C6E8C" w14:textId="77777777" w:rsidR="00FC11A6" w:rsidRDefault="00FC11A6"/>
    <w:p w14:paraId="7EC9B617" w14:textId="77777777" w:rsidR="00FC11A6" w:rsidRDefault="00FC11A6"/>
    <w:p w14:paraId="1B5B8A44" w14:textId="77777777" w:rsidR="00FC11A6" w:rsidRDefault="00FC11A6"/>
    <w:p w14:paraId="21D41A90" w14:textId="77777777" w:rsidR="00FC11A6" w:rsidRDefault="00000000">
      <w:r>
        <w:t>RECEPTIONIST&gt;ADD APPOINTMENT</w:t>
      </w:r>
    </w:p>
    <w:p w14:paraId="610BC134" w14:textId="77777777" w:rsidR="00FC11A6" w:rsidRDefault="00000000">
      <w:r>
        <w:rPr>
          <w:noProof/>
        </w:rPr>
        <w:lastRenderedPageBreak/>
        <w:drawing>
          <wp:inline distT="114300" distB="114300" distL="114300" distR="114300" wp14:anchorId="79C5738C" wp14:editId="26EEAC09">
            <wp:extent cx="5943600" cy="10033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FDF41" w14:textId="77777777" w:rsidR="00FC11A6" w:rsidRDefault="00FC11A6"/>
    <w:p w14:paraId="652481A6" w14:textId="77777777" w:rsidR="00FC11A6" w:rsidRDefault="00000000">
      <w:r>
        <w:rPr>
          <w:noProof/>
        </w:rPr>
        <w:drawing>
          <wp:inline distT="114300" distB="114300" distL="114300" distR="114300" wp14:anchorId="2D4A9795" wp14:editId="21A5FF74">
            <wp:extent cx="5143500" cy="931435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931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EB09F" w14:textId="77777777" w:rsidR="00FC11A6" w:rsidRDefault="00000000">
      <w:r>
        <w:t>Add Appointment type (Scheduled, walkin, emergency), remove description</w:t>
      </w:r>
    </w:p>
    <w:p w14:paraId="311A8C25" w14:textId="77777777" w:rsidR="00FC11A6" w:rsidRDefault="00FC11A6"/>
    <w:p w14:paraId="627F2CC0" w14:textId="77777777" w:rsidR="00FC11A6" w:rsidRDefault="00FC11A6"/>
    <w:p w14:paraId="43E49C43" w14:textId="77777777" w:rsidR="00FC11A6" w:rsidRDefault="00000000">
      <w:r>
        <w:t>Walkin and emergency are clickable, but the button has faded color.</w:t>
      </w:r>
    </w:p>
    <w:p w14:paraId="344BA05D" w14:textId="77777777" w:rsidR="00FC11A6" w:rsidRDefault="00FC11A6"/>
    <w:p w14:paraId="5453EA73" w14:textId="77777777" w:rsidR="00FC11A6" w:rsidRDefault="00000000">
      <w:r>
        <w:rPr>
          <w:noProof/>
        </w:rPr>
        <w:drawing>
          <wp:inline distT="114300" distB="114300" distL="114300" distR="114300" wp14:anchorId="7845D430" wp14:editId="29EA277B">
            <wp:extent cx="4105275" cy="609600"/>
            <wp:effectExtent l="0" t="0" r="0" b="0"/>
            <wp:docPr id="2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560F60" w14:textId="77777777" w:rsidR="00FC11A6" w:rsidRDefault="00FC11A6"/>
    <w:p w14:paraId="2A98A84C" w14:textId="77777777" w:rsidR="00FC11A6" w:rsidRDefault="00000000">
      <w:r>
        <w:t>5th Row si check in</w:t>
      </w:r>
    </w:p>
    <w:p w14:paraId="3D7D3DF5" w14:textId="77777777" w:rsidR="00FC11A6" w:rsidRDefault="00000000">
      <w:r>
        <w:t xml:space="preserve">Current medication una. </w:t>
      </w:r>
    </w:p>
    <w:p w14:paraId="08BEAB63" w14:textId="77777777" w:rsidR="00FC11A6" w:rsidRDefault="00000000">
      <w:r>
        <w:rPr>
          <w:noProof/>
        </w:rPr>
        <w:drawing>
          <wp:inline distT="114300" distB="114300" distL="114300" distR="114300" wp14:anchorId="16F95ED8" wp14:editId="77B8510B">
            <wp:extent cx="2205498" cy="3524250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5498" cy="3524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19E1A" w14:textId="77777777" w:rsidR="00FC11A6" w:rsidRDefault="00000000">
      <w:r>
        <w:t>Add Appointment status (scheduled, walkin, emergency)</w:t>
      </w:r>
    </w:p>
    <w:p w14:paraId="3FDB1A92" w14:textId="77777777" w:rsidR="00FC11A6" w:rsidRDefault="00000000">
      <w:r>
        <w:lastRenderedPageBreak/>
        <w:t>Gawing not applicable yung “arrived at”  kapag walkin at emergency</w:t>
      </w:r>
      <w:r>
        <w:br/>
        <w:t>Add total medicine na binili.</w:t>
      </w:r>
    </w:p>
    <w:p w14:paraId="539725AF" w14:textId="77777777" w:rsidR="00FC11A6" w:rsidRDefault="00FC11A6"/>
    <w:p w14:paraId="688D91D3" w14:textId="77777777" w:rsidR="00FC11A6" w:rsidRDefault="00000000">
      <w:r>
        <w:t>Service Price</w:t>
      </w:r>
    </w:p>
    <w:p w14:paraId="1A203108" w14:textId="77777777" w:rsidR="00FC11A6" w:rsidRDefault="00000000">
      <w:r>
        <w:t>Medicine Total Price</w:t>
      </w:r>
    </w:p>
    <w:p w14:paraId="6005D087" w14:textId="77777777" w:rsidR="00FC11A6" w:rsidRDefault="00000000">
      <w:r>
        <w:t>Payment Type</w:t>
      </w:r>
    </w:p>
    <w:p w14:paraId="5A1DB5F7" w14:textId="77777777" w:rsidR="00FC11A6" w:rsidRDefault="00000000">
      <w:r>
        <w:t>Total Price</w:t>
      </w:r>
    </w:p>
    <w:p w14:paraId="40DAA64A" w14:textId="77777777" w:rsidR="00FC11A6" w:rsidRDefault="00FC11A6"/>
    <w:p w14:paraId="1F2A2B65" w14:textId="77777777" w:rsidR="00FC11A6" w:rsidRDefault="00000000">
      <w:r>
        <w:rPr>
          <w:noProof/>
        </w:rPr>
        <w:drawing>
          <wp:inline distT="114300" distB="114300" distL="114300" distR="114300" wp14:anchorId="750A0542" wp14:editId="1C78B555">
            <wp:extent cx="3048000" cy="2261577"/>
            <wp:effectExtent l="0" t="0" r="0" b="0"/>
            <wp:docPr id="1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615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CF723F" w14:textId="77777777" w:rsidR="00FC11A6" w:rsidRDefault="00000000">
      <w:r>
        <w:t>Don't show acknowledgment of receipt when no show clicked.</w:t>
      </w:r>
    </w:p>
    <w:p w14:paraId="445EA956" w14:textId="77777777" w:rsidR="00FC11A6" w:rsidRDefault="00FC11A6"/>
    <w:p w14:paraId="7E9328E5" w14:textId="77777777" w:rsidR="00FC11A6" w:rsidRDefault="00000000">
      <w:r>
        <w:rPr>
          <w:noProof/>
        </w:rPr>
        <w:drawing>
          <wp:inline distT="114300" distB="114300" distL="114300" distR="114300" wp14:anchorId="5DD13733" wp14:editId="3E3F77A5">
            <wp:extent cx="857250" cy="1903599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9035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4E588" w14:textId="77777777" w:rsidR="00FC11A6" w:rsidRDefault="00000000">
      <w:r>
        <w:t>Ni no show kuna pero nakaarrived parin</w:t>
      </w:r>
    </w:p>
    <w:p w14:paraId="6136747C" w14:textId="77777777" w:rsidR="00FC11A6" w:rsidRDefault="00FC11A6"/>
    <w:p w14:paraId="011FB069" w14:textId="77777777" w:rsidR="00FC11A6" w:rsidRDefault="00FC11A6"/>
    <w:p w14:paraId="37BF6D2F" w14:textId="77777777" w:rsidR="00FC11A6" w:rsidRDefault="00000000">
      <w:r>
        <w:rPr>
          <w:noProof/>
        </w:rPr>
        <w:drawing>
          <wp:inline distT="114300" distB="114300" distL="114300" distR="114300" wp14:anchorId="23DDBFCC" wp14:editId="0D13BA32">
            <wp:extent cx="5943600" cy="4064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CC7107" w14:textId="77777777" w:rsidR="00FC11A6" w:rsidRDefault="00000000">
      <w:r>
        <w:t>Acknowledgement receipt ito. Lagyan ngdetails ito.</w:t>
      </w:r>
    </w:p>
    <w:p w14:paraId="4F18ED63" w14:textId="77777777" w:rsidR="00FC11A6" w:rsidRDefault="00000000">
      <w:r>
        <w:t>Yung payment for [Services Done]</w:t>
      </w:r>
    </w:p>
    <w:p w14:paraId="0A57D2A0" w14:textId="77777777" w:rsidR="00FC11A6" w:rsidRDefault="00FC11A6"/>
    <w:p w14:paraId="6637E790" w14:textId="77777777" w:rsidR="00FC11A6" w:rsidRDefault="00FC11A6"/>
    <w:p w14:paraId="09BB7C4C" w14:textId="77777777" w:rsidR="00FC11A6" w:rsidRDefault="00000000">
      <w:r>
        <w:rPr>
          <w:noProof/>
        </w:rPr>
        <w:lastRenderedPageBreak/>
        <w:drawing>
          <wp:inline distT="114300" distB="114300" distL="114300" distR="114300" wp14:anchorId="48DAD5C6" wp14:editId="0E47DCF5">
            <wp:extent cx="3105150" cy="3100174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1001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C222F" w14:textId="77777777" w:rsidR="00FC11A6" w:rsidRDefault="00000000">
      <w:r>
        <w:t>Add close button, make the receipt view small and 100% visible.</w:t>
      </w:r>
    </w:p>
    <w:p w14:paraId="18D85638" w14:textId="77777777" w:rsidR="00FC11A6" w:rsidRDefault="00FC11A6"/>
    <w:p w14:paraId="3E70609C" w14:textId="77777777" w:rsidR="00FC11A6" w:rsidRDefault="00000000">
      <w:r>
        <w:rPr>
          <w:noProof/>
        </w:rPr>
        <w:drawing>
          <wp:inline distT="114300" distB="114300" distL="114300" distR="114300" wp14:anchorId="75F4562D" wp14:editId="399AFEE0">
            <wp:extent cx="3095625" cy="1304925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71856" w14:textId="77777777" w:rsidR="00FC11A6" w:rsidRDefault="00000000">
      <w:r>
        <w:t>Print button , di gumagana</w:t>
      </w:r>
    </w:p>
    <w:p w14:paraId="74AD8902" w14:textId="77777777" w:rsidR="00FC11A6" w:rsidRDefault="00FC11A6"/>
    <w:p w14:paraId="406E15FA" w14:textId="77777777" w:rsidR="00FC11A6" w:rsidRDefault="00000000">
      <w:r>
        <w:rPr>
          <w:noProof/>
        </w:rPr>
        <w:lastRenderedPageBreak/>
        <w:drawing>
          <wp:inline distT="114300" distB="114300" distL="114300" distR="114300" wp14:anchorId="0A309B0A" wp14:editId="05B882F0">
            <wp:extent cx="5943600" cy="394970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4DE239" w14:textId="77777777" w:rsidR="00FC11A6" w:rsidRDefault="00000000">
      <w:r>
        <w:t>Pwede mo ba to gawin nakadefault settings ng ganito , legal, 1 page lang (72% scale)</w:t>
      </w:r>
    </w:p>
    <w:p w14:paraId="78EC8CB4" w14:textId="77777777" w:rsidR="00FC11A6" w:rsidRDefault="00FC11A6"/>
    <w:p w14:paraId="25DEDA17" w14:textId="77777777" w:rsidR="00FC11A6" w:rsidRDefault="00000000">
      <w:r>
        <w:rPr>
          <w:noProof/>
        </w:rPr>
        <w:drawing>
          <wp:inline distT="114300" distB="114300" distL="114300" distR="114300" wp14:anchorId="1283DC6D" wp14:editId="67ABEDA7">
            <wp:extent cx="5295900" cy="215265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15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17234" w14:textId="77777777" w:rsidR="00FC11A6" w:rsidRDefault="00000000">
      <w:r>
        <w:t>Yung kulay ng legends, di visible sa printable layout</w:t>
      </w:r>
    </w:p>
    <w:p w14:paraId="42672A87" w14:textId="77777777" w:rsidR="00FC11A6" w:rsidRDefault="00FC11A6"/>
    <w:p w14:paraId="0AD75DC7" w14:textId="77777777" w:rsidR="00FC11A6" w:rsidRDefault="00000000">
      <w:r>
        <w:rPr>
          <w:noProof/>
        </w:rPr>
        <w:drawing>
          <wp:inline distT="114300" distB="114300" distL="114300" distR="114300" wp14:anchorId="49C91861" wp14:editId="42B90C9E">
            <wp:extent cx="5943600" cy="889000"/>
            <wp:effectExtent l="0" t="0" r="0" b="0"/>
            <wp:docPr id="1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3561E1" w14:textId="77777777" w:rsidR="00FC11A6" w:rsidRDefault="00000000">
      <w:r>
        <w:t>Gawing una yung current Medication, tapos current status instead of current medication</w:t>
      </w:r>
    </w:p>
    <w:p w14:paraId="31F8AC43" w14:textId="77777777" w:rsidR="00FC11A6" w:rsidRDefault="00FC11A6"/>
    <w:p w14:paraId="2BF550AC" w14:textId="77777777" w:rsidR="00FC11A6" w:rsidRDefault="00FC11A6"/>
    <w:p w14:paraId="7D24A827" w14:textId="77777777" w:rsidR="00FC11A6" w:rsidRDefault="00000000">
      <w:r>
        <w:rPr>
          <w:noProof/>
        </w:rPr>
        <w:drawing>
          <wp:inline distT="114300" distB="114300" distL="114300" distR="114300" wp14:anchorId="5025D8E6" wp14:editId="56FEBEAE">
            <wp:extent cx="5943600" cy="16637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53DFED" w14:textId="77777777" w:rsidR="00FC11A6" w:rsidRDefault="00000000">
      <w:r>
        <w:t xml:space="preserve">Kung kaya , lahat ng magvivisit at log na walang appointment , kusang makakagawa ng default appointment na walk in, default time, dentist, at branch, ang default sa services is dental checkup. </w:t>
      </w:r>
    </w:p>
    <w:p w14:paraId="66C22F08" w14:textId="77777777" w:rsidR="00FC11A6" w:rsidRDefault="00FC11A6"/>
    <w:p w14:paraId="42933EFE" w14:textId="77777777" w:rsidR="00FC11A6" w:rsidRDefault="00000000">
      <w:r>
        <w:rPr>
          <w:noProof/>
        </w:rPr>
        <w:drawing>
          <wp:inline distT="114300" distB="114300" distL="114300" distR="114300" wp14:anchorId="05E5EBDC" wp14:editId="609617CF">
            <wp:extent cx="5943600" cy="3225800"/>
            <wp:effectExtent l="0" t="0" r="0" b="0"/>
            <wp:docPr id="2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47522" w14:textId="77777777" w:rsidR="00FC11A6" w:rsidRDefault="00000000">
      <w:r>
        <w:t xml:space="preserve">Doesn’t show cancelled, no showed, completed appointment </w:t>
      </w:r>
    </w:p>
    <w:p w14:paraId="486E718B" w14:textId="77777777" w:rsidR="00FC11A6" w:rsidRDefault="00000000">
      <w:r>
        <w:rPr>
          <w:noProof/>
        </w:rPr>
        <w:drawing>
          <wp:inline distT="114300" distB="114300" distL="114300" distR="114300" wp14:anchorId="791C4593" wp14:editId="4CA60F63">
            <wp:extent cx="3448050" cy="218266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182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06B351" w14:textId="77777777" w:rsidR="00FC11A6" w:rsidRDefault="00000000">
      <w:r>
        <w:lastRenderedPageBreak/>
        <w:t>Show here the pending appointment</w:t>
      </w:r>
    </w:p>
    <w:p w14:paraId="2C1A11C1" w14:textId="77777777" w:rsidR="00FC11A6" w:rsidRDefault="00000000">
      <w:r>
        <w:rPr>
          <w:noProof/>
        </w:rPr>
        <w:drawing>
          <wp:inline distT="114300" distB="114300" distL="114300" distR="114300" wp14:anchorId="19A933E4" wp14:editId="0B386D06">
            <wp:extent cx="5943600" cy="533400"/>
            <wp:effectExtent l="0" t="0" r="0" b="0"/>
            <wp:docPr id="1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7DF18" w14:textId="77777777" w:rsidR="00FC11A6" w:rsidRDefault="00000000">
      <w:r>
        <w:t>Show this</w:t>
      </w:r>
    </w:p>
    <w:p w14:paraId="37A68E96" w14:textId="33D3A1AE" w:rsidR="00FC11A6" w:rsidRDefault="007E5B56">
      <w:pPr>
        <w:rPr>
          <w:del w:id="0" w:author="Other Author" w:date="2026-07-17T18:21:00Z" w16du:dateUtc="2026-07-17T10:21:00Z"/>
          <w:noProof/>
        </w:rPr>
      </w:pPr>
      <w:del w:id="1" w:author="Other Author" w:date="2026-07-17T18:21:00Z" w16du:dateUtc="2026-07-17T10:21:00Z"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5BCB565A" wp14:editId="248C8795">
              <wp:simplePos x="0" y="0"/>
              <wp:positionH relativeFrom="column">
                <wp:posOffset>0</wp:posOffset>
              </wp:positionH>
              <wp:positionV relativeFrom="paragraph">
                <wp:posOffset>4098925</wp:posOffset>
              </wp:positionV>
              <wp:extent cx="5943600" cy="3194685"/>
              <wp:effectExtent l="0" t="0" r="0" b="5715"/>
              <wp:wrapTight wrapText="bothSides">
                <wp:wrapPolygon edited="0">
                  <wp:start x="0" y="0"/>
                  <wp:lineTo x="0" y="21510"/>
                  <wp:lineTo x="21531" y="21510"/>
                  <wp:lineTo x="21531" y="0"/>
                  <wp:lineTo x="0" y="0"/>
                </wp:wrapPolygon>
              </wp:wrapTight>
              <wp:docPr id="466505076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66505076" name=""/>
                      <pic:cNvPicPr/>
                    </pic:nvPicPr>
                    <pic:blipFill>
                      <a:blip r:embed="rId2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1946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br/>
        </w:r>
        <w:r>
          <w:br/>
        </w:r>
        <w:r>
          <w:br/>
          <w:delText>Hindi nag auto-cancel yung pending appointment noon july 16</w:delText>
        </w:r>
        <w:r>
          <w:br/>
        </w:r>
        <w:r>
          <w:rPr>
            <w:noProof/>
          </w:rPr>
          <w:drawing>
            <wp:inline distT="0" distB="0" distL="0" distR="0" wp14:anchorId="2881409E" wp14:editId="567E35C0">
              <wp:extent cx="5943600" cy="3194685"/>
              <wp:effectExtent l="0" t="0" r="0" b="5715"/>
              <wp:docPr id="14685155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685155" name=""/>
                      <pic:cNvPicPr/>
                    </pic:nvPicPr>
                    <pic:blipFill>
                      <a:blip r:embed="rId3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1946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98EF01C" w14:textId="46254BA5" w:rsidR="007E5B56" w:rsidRPr="007E5B56" w:rsidRDefault="007E5B56" w:rsidP="007E5B56">
      <w:pPr>
        <w:rPr>
          <w:del w:id="2" w:author="Other Author" w:date="2026-07-17T18:21:00Z" w16du:dateUtc="2026-07-17T10:21:00Z"/>
        </w:rPr>
      </w:pPr>
    </w:p>
    <w:p w14:paraId="08920B6C" w14:textId="47CA5914" w:rsidR="007E5B56" w:rsidRPr="007E5B56" w:rsidRDefault="007E5B56" w:rsidP="007E5B56">
      <w:pPr>
        <w:rPr>
          <w:del w:id="3" w:author="Other Author" w:date="2026-07-17T18:21:00Z" w16du:dateUtc="2026-07-17T10:21:00Z"/>
        </w:rPr>
      </w:pPr>
    </w:p>
    <w:p w14:paraId="01A82186" w14:textId="1E2842BC" w:rsidR="007E5B56" w:rsidRDefault="007E5B56" w:rsidP="007E5B56">
      <w:pPr>
        <w:rPr>
          <w:del w:id="4" w:author="Other Author" w:date="2026-07-17T18:21:00Z" w16du:dateUtc="2026-07-17T10:21:00Z"/>
          <w:noProof/>
        </w:rPr>
      </w:pPr>
    </w:p>
    <w:p w14:paraId="5FF0825E" w14:textId="4883138E" w:rsidR="007E5B56" w:rsidRPr="007E5B56" w:rsidRDefault="007E5B56" w:rsidP="007E5B56"/>
    <w:sectPr w:rsidR="007E5B56" w:rsidRPr="007E5B56">
      <w:headerReference w:type="default" r:id="rId31"/>
      <w:footerReference w:type="default" r:id="rId3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9FB44" w14:textId="77777777" w:rsidR="00080330" w:rsidRDefault="00080330" w:rsidP="007E5B56">
      <w:pPr>
        <w:spacing w:line="240" w:lineRule="auto"/>
      </w:pPr>
      <w:r>
        <w:separator/>
      </w:r>
    </w:p>
  </w:endnote>
  <w:endnote w:type="continuationSeparator" w:id="0">
    <w:p w14:paraId="2B89AE2A" w14:textId="77777777" w:rsidR="00080330" w:rsidRDefault="00080330" w:rsidP="007E5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F7C00E-8629-4532-9E02-EBF95A524C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E3AA744-4B84-43B8-88DF-806F89EFA9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B0C03" w14:textId="77777777" w:rsidR="007E5B56" w:rsidRDefault="007E5B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A7B98" w14:textId="77777777" w:rsidR="00080330" w:rsidRDefault="00080330" w:rsidP="007E5B56">
      <w:pPr>
        <w:spacing w:line="240" w:lineRule="auto"/>
      </w:pPr>
      <w:r>
        <w:separator/>
      </w:r>
    </w:p>
  </w:footnote>
  <w:footnote w:type="continuationSeparator" w:id="0">
    <w:p w14:paraId="50E4C31E" w14:textId="77777777" w:rsidR="00080330" w:rsidRDefault="00080330" w:rsidP="007E5B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8001" w14:textId="77777777" w:rsidR="007E5B56" w:rsidRDefault="007E5B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1A6"/>
    <w:rsid w:val="00080330"/>
    <w:rsid w:val="007E0EAA"/>
    <w:rsid w:val="007E5B56"/>
    <w:rsid w:val="00A24CDA"/>
    <w:rsid w:val="00C54D29"/>
    <w:rsid w:val="00FC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80C62"/>
  <w15:docId w15:val="{3AE49E08-DB75-4E0A-B73C-BD6061622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7E5B5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B56"/>
  </w:style>
  <w:style w:type="paragraph" w:styleId="Footer">
    <w:name w:val="footer"/>
    <w:basedOn w:val="Normal"/>
    <w:link w:val="FooterChar"/>
    <w:uiPriority w:val="99"/>
    <w:unhideWhenUsed/>
    <w:rsid w:val="007E5B5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 Gail</dc:creator>
  <cp:lastModifiedBy>Reynaldo Diaz Jr.</cp:lastModifiedBy>
  <cp:revision>2</cp:revision>
  <dcterms:created xsi:type="dcterms:W3CDTF">2026-07-17T10:21:00Z</dcterms:created>
  <dcterms:modified xsi:type="dcterms:W3CDTF">2026-07-17T10:21:00Z</dcterms:modified>
</cp:coreProperties>
</file>